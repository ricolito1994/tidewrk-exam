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2A1C" w14:textId="662ADA63" w:rsidR="00D22B3B" w:rsidRDefault="00D22B3B" w:rsidP="00D22B3B">
      <w:pPr>
        <w:rPr>
          <w:lang w:val="en-US"/>
        </w:rPr>
      </w:pPr>
      <w:r w:rsidRPr="00D22B3B">
        <w:rPr>
          <w:lang w:val="en-US"/>
        </w:rPr>
        <w:t>Core Requirements</w:t>
      </w:r>
      <w:r w:rsidRPr="00D22B3B">
        <w:rPr>
          <w:lang w:val="en-US"/>
        </w:rPr>
        <w:br/>
      </w:r>
    </w:p>
    <w:p w14:paraId="0B285279" w14:textId="22AC8BC5" w:rsidR="00D22B3B" w:rsidRDefault="00D22B3B" w:rsidP="00D22B3B">
      <w:pPr>
        <w:pStyle w:val="ListParagraph"/>
        <w:numPr>
          <w:ilvl w:val="0"/>
          <w:numId w:val="2"/>
        </w:numPr>
        <w:rPr>
          <w:lang w:val="en-US"/>
        </w:rPr>
      </w:pPr>
      <w:r>
        <w:rPr>
          <w:lang w:val="en-US"/>
        </w:rPr>
        <w:t>Order Lifecycle Architecture</w:t>
      </w:r>
    </w:p>
    <w:p w14:paraId="11299632" w14:textId="02BFA698" w:rsidR="00D22B3B" w:rsidRDefault="00D22B3B" w:rsidP="00D22B3B">
      <w:pPr>
        <w:pStyle w:val="ListParagraph"/>
        <w:rPr>
          <w:lang w:val="en-US"/>
        </w:rPr>
      </w:pPr>
      <w:r>
        <w:rPr>
          <w:lang w:val="en-US"/>
        </w:rPr>
        <w:t>Design and order lifecycle that includes the ff states:</w:t>
      </w:r>
      <w:r>
        <w:rPr>
          <w:lang w:val="en-US"/>
        </w:rPr>
        <w:br/>
        <w:t>- pending – this is the initial state when order is created.</w:t>
      </w:r>
      <w:r>
        <w:rPr>
          <w:lang w:val="en-US"/>
        </w:rPr>
        <w:br/>
        <w:t>- confirmed – initially triggers the system to initiate emit events.</w:t>
      </w:r>
      <w:r>
        <w:rPr>
          <w:lang w:val="en-US"/>
        </w:rPr>
        <w:br/>
        <w:t xml:space="preserve">- </w:t>
      </w:r>
      <w:proofErr w:type="spellStart"/>
      <w:r>
        <w:rPr>
          <w:lang w:val="en-US"/>
        </w:rPr>
        <w:t>partially_failed</w:t>
      </w:r>
      <w:proofErr w:type="spellEnd"/>
      <w:r>
        <w:rPr>
          <w:lang w:val="en-US"/>
        </w:rPr>
        <w:t xml:space="preserve"> – to determine orders that need retries</w:t>
      </w:r>
      <w:r w:rsidR="00FF67C7">
        <w:rPr>
          <w:lang w:val="en-US"/>
        </w:rPr>
        <w:t xml:space="preserve"> and will not be lost.</w:t>
      </w:r>
      <w:r>
        <w:rPr>
          <w:lang w:val="en-US"/>
        </w:rPr>
        <w:br/>
        <w:t>- completed</w:t>
      </w:r>
      <w:r w:rsidR="00FF67C7">
        <w:rPr>
          <w:lang w:val="en-US"/>
        </w:rPr>
        <w:t xml:space="preserve"> – a success order – to signify order has successfully completed its lifecycle.</w:t>
      </w:r>
      <w:r>
        <w:rPr>
          <w:lang w:val="en-US"/>
        </w:rPr>
        <w:br/>
        <w:t>- cancelled</w:t>
      </w:r>
      <w:r w:rsidR="00FF67C7">
        <w:rPr>
          <w:lang w:val="en-US"/>
        </w:rPr>
        <w:t xml:space="preserve"> – terminate and order and cease its </w:t>
      </w:r>
      <w:proofErr w:type="spellStart"/>
      <w:r w:rsidR="00FF67C7">
        <w:rPr>
          <w:lang w:val="en-US"/>
        </w:rPr>
        <w:t>lifecylcle</w:t>
      </w:r>
      <w:proofErr w:type="spellEnd"/>
      <w:r w:rsidR="00FF67C7">
        <w:rPr>
          <w:lang w:val="en-US"/>
        </w:rPr>
        <w:t>.</w:t>
      </w:r>
      <w:r>
        <w:rPr>
          <w:lang w:val="en-US"/>
        </w:rPr>
        <w:br/>
      </w:r>
    </w:p>
    <w:p w14:paraId="787C0754" w14:textId="6A33BFC9" w:rsidR="00D22B3B" w:rsidRDefault="00D22B3B" w:rsidP="00D22B3B">
      <w:pPr>
        <w:pStyle w:val="ListParagraph"/>
        <w:rPr>
          <w:lang w:val="en-US"/>
        </w:rPr>
      </w:pPr>
      <w:r>
        <w:rPr>
          <w:lang w:val="en-US"/>
        </w:rPr>
        <w:t>Justify why each state exists</w:t>
      </w:r>
      <w:r>
        <w:rPr>
          <w:lang w:val="en-US"/>
        </w:rPr>
        <w:br/>
        <w:t xml:space="preserve">Each state </w:t>
      </w:r>
      <w:proofErr w:type="gramStart"/>
      <w:r>
        <w:rPr>
          <w:lang w:val="en-US"/>
        </w:rPr>
        <w:t>represent</w:t>
      </w:r>
      <w:proofErr w:type="gramEnd"/>
      <w:r>
        <w:rPr>
          <w:lang w:val="en-US"/>
        </w:rPr>
        <w:t xml:space="preserve"> the lifecycle transition of order throughout the process.</w:t>
      </w:r>
    </w:p>
    <w:p w14:paraId="3C4DB067" w14:textId="7B1BEBB8" w:rsidR="00FF67C7" w:rsidRDefault="00FF67C7" w:rsidP="00FF67C7">
      <w:pPr>
        <w:rPr>
          <w:lang w:val="en-US"/>
        </w:rPr>
      </w:pPr>
      <w:r>
        <w:rPr>
          <w:lang w:val="en-US"/>
        </w:rPr>
        <w:tab/>
        <w:t xml:space="preserve">Allowed </w:t>
      </w:r>
      <w:proofErr w:type="gramStart"/>
      <w:r>
        <w:rPr>
          <w:lang w:val="en-US"/>
        </w:rPr>
        <w:t>Order Transitions</w:t>
      </w:r>
      <w:proofErr w:type="gramEnd"/>
    </w:p>
    <w:p w14:paraId="6D501F28" w14:textId="38768D4C" w:rsidR="00FF67C7" w:rsidRDefault="00FF67C7" w:rsidP="00FF67C7">
      <w:pPr>
        <w:rPr>
          <w:lang w:val="en-US"/>
        </w:rPr>
      </w:pPr>
      <w:r>
        <w:rPr>
          <w:lang w:val="en-US"/>
        </w:rPr>
        <w:tab/>
        <w:t>* pending -&gt; confirmed – 1</w:t>
      </w:r>
      <w:r w:rsidRPr="00FF67C7">
        <w:rPr>
          <w:vertAlign w:val="superscript"/>
          <w:lang w:val="en-US"/>
        </w:rPr>
        <w:t>st</w:t>
      </w:r>
      <w:r>
        <w:rPr>
          <w:lang w:val="en-US"/>
        </w:rPr>
        <w:t xml:space="preserve"> step of every order transition lifecycle.</w:t>
      </w:r>
      <w:r>
        <w:rPr>
          <w:lang w:val="en-US"/>
        </w:rPr>
        <w:br/>
        <w:t xml:space="preserve">  </w:t>
      </w:r>
      <w:r>
        <w:rPr>
          <w:lang w:val="en-US"/>
        </w:rPr>
        <w:tab/>
        <w:t>* pending -&gt; cancelled – an order has never been confirmed</w:t>
      </w:r>
      <w:r>
        <w:rPr>
          <w:lang w:val="en-US"/>
        </w:rPr>
        <w:br/>
      </w:r>
      <w:r>
        <w:rPr>
          <w:lang w:val="en-US"/>
        </w:rPr>
        <w:tab/>
        <w:t xml:space="preserve">* confirmed -&gt; completed – an order that has successfully gone through its emit </w:t>
      </w:r>
      <w:r w:rsidR="004E1DFA">
        <w:rPr>
          <w:lang w:val="en-US"/>
        </w:rPr>
        <w:t>listeners</w:t>
      </w:r>
      <w:r>
        <w:rPr>
          <w:lang w:val="en-US"/>
        </w:rPr>
        <w:t>.</w:t>
      </w:r>
      <w:r>
        <w:rPr>
          <w:lang w:val="en-US"/>
        </w:rPr>
        <w:br/>
      </w:r>
      <w:r>
        <w:rPr>
          <w:lang w:val="en-US"/>
        </w:rPr>
        <w:tab/>
        <w:t xml:space="preserve">* confirmed -&gt; </w:t>
      </w:r>
      <w:proofErr w:type="spellStart"/>
      <w:r>
        <w:rPr>
          <w:lang w:val="en-US"/>
        </w:rPr>
        <w:t>partially_failed</w:t>
      </w:r>
      <w:proofErr w:type="spellEnd"/>
      <w:r>
        <w:rPr>
          <w:lang w:val="en-US"/>
        </w:rPr>
        <w:t xml:space="preserve"> – an order that has failed either of its emit events – needs to retry                                   </w:t>
      </w:r>
    </w:p>
    <w:p w14:paraId="2E75EFF5" w14:textId="77777777" w:rsidR="00FF4C07" w:rsidRDefault="00FF67C7" w:rsidP="00FF67C7">
      <w:pPr>
        <w:ind w:left="720"/>
        <w:rPr>
          <w:lang w:val="en-US"/>
        </w:rPr>
      </w:pPr>
      <w:r>
        <w:rPr>
          <w:lang w:val="en-US"/>
        </w:rPr>
        <w:t>Forbidden Order Transitions</w:t>
      </w:r>
      <w:r>
        <w:rPr>
          <w:lang w:val="en-US"/>
        </w:rPr>
        <w:br/>
      </w:r>
      <w:r>
        <w:rPr>
          <w:lang w:val="en-US"/>
        </w:rPr>
        <w:br/>
        <w:t>* completed -&gt; pending – seems odd</w:t>
      </w:r>
      <w:r>
        <w:rPr>
          <w:lang w:val="en-US"/>
        </w:rPr>
        <w:br/>
        <w:t>* completed -&gt; confirmed – impossible for our desired architecture</w:t>
      </w:r>
      <w:r>
        <w:rPr>
          <w:lang w:val="en-US"/>
        </w:rPr>
        <w:br/>
        <w:t>* completed -&gt; cancelled – not recommended a completed order cannot be cancelled</w:t>
      </w:r>
      <w:r>
        <w:rPr>
          <w:lang w:val="en-US"/>
        </w:rPr>
        <w:br/>
        <w:t>* cancelled -&gt; pending – cancelled orders aren’t meant to be reopened again</w:t>
      </w:r>
      <w:r>
        <w:rPr>
          <w:lang w:val="en-US"/>
        </w:rPr>
        <w:br/>
        <w:t>* cancelled -&gt; confirmed – cancelled orders cannot be processed</w:t>
      </w:r>
      <w:r>
        <w:rPr>
          <w:lang w:val="en-US"/>
        </w:rPr>
        <w:br/>
        <w:t>* pending -&gt; completed – pending orders cannot skip emit events – must be confirmed first</w:t>
      </w:r>
      <w:r>
        <w:rPr>
          <w:lang w:val="en-US"/>
        </w:rPr>
        <w:br/>
        <w:t xml:space="preserve">* pending -&gt; </w:t>
      </w:r>
      <w:proofErr w:type="spellStart"/>
      <w:r>
        <w:rPr>
          <w:lang w:val="en-US"/>
        </w:rPr>
        <w:t>partially_failed</w:t>
      </w:r>
      <w:proofErr w:type="spellEnd"/>
      <w:r>
        <w:rPr>
          <w:lang w:val="en-US"/>
        </w:rPr>
        <w:t xml:space="preserve"> </w:t>
      </w:r>
      <w:r w:rsidR="00FF4C07">
        <w:rPr>
          <w:lang w:val="en-US"/>
        </w:rPr>
        <w:t>–</w:t>
      </w:r>
      <w:r>
        <w:rPr>
          <w:lang w:val="en-US"/>
        </w:rPr>
        <w:t xml:space="preserve"> </w:t>
      </w:r>
      <w:r w:rsidR="00FF4C07">
        <w:rPr>
          <w:lang w:val="en-US"/>
        </w:rPr>
        <w:t>pending orders cannot fail since it hasn’t been confirmed yet</w:t>
      </w:r>
      <w:r>
        <w:rPr>
          <w:lang w:val="en-US"/>
        </w:rPr>
        <w:br/>
      </w:r>
      <w:r w:rsidR="00FF4C07">
        <w:rPr>
          <w:lang w:val="en-US"/>
        </w:rPr>
        <w:br/>
        <w:t>How to prevent invalid order state transitions at the domain level</w:t>
      </w:r>
      <w:r w:rsidR="00FF4C07">
        <w:rPr>
          <w:lang w:val="en-US"/>
        </w:rPr>
        <w:br/>
        <w:t>* Utilize DDD (Domain Driven Design) to prevent invalid state pattern not via controller validation.</w:t>
      </w:r>
      <w:r w:rsidR="00FF4C07">
        <w:rPr>
          <w:lang w:val="en-US"/>
        </w:rPr>
        <w:br/>
        <w:t>* Make use of Order domain to make itself mutate if necessary.</w:t>
      </w:r>
      <w:r w:rsidR="00FF4C07">
        <w:rPr>
          <w:lang w:val="en-US"/>
        </w:rPr>
        <w:br/>
        <w:t>* Business logic is implemented within domain – rich level; not on the controller.</w:t>
      </w:r>
      <w:r w:rsidR="00FF4C07">
        <w:rPr>
          <w:lang w:val="en-US"/>
        </w:rPr>
        <w:br/>
      </w:r>
      <w:r w:rsidR="00FF4C07">
        <w:rPr>
          <w:lang w:val="en-US"/>
        </w:rPr>
        <w:br/>
        <w:t>2. Event – driven workflows not only jobs.</w:t>
      </w:r>
    </w:p>
    <w:p w14:paraId="03543A5C" w14:textId="7CB836D0" w:rsidR="00FF4C07" w:rsidRPr="00906F75" w:rsidRDefault="00FF4C07" w:rsidP="00FF4C07">
      <w:pPr>
        <w:ind w:left="720"/>
      </w:pPr>
      <w:r>
        <w:t xml:space="preserve">These 3 listeners are put to queue or asynchronous – These tasks may involve external processing and may fail indefinitely. Queueing these three tasks provides great responsiveness and isolate failure </w:t>
      </w:r>
      <w:proofErr w:type="gramStart"/>
      <w:r>
        <w:t>and also</w:t>
      </w:r>
      <w:proofErr w:type="gramEnd"/>
      <w:r>
        <w:t xml:space="preserve"> can retry in failure.</w:t>
      </w:r>
      <w:r>
        <w:br/>
      </w:r>
      <w:r>
        <w:br/>
      </w:r>
      <w:r w:rsidRPr="00906F75">
        <w:t xml:space="preserve">  </w:t>
      </w:r>
      <w:proofErr w:type="spellStart"/>
      <w:r w:rsidRPr="00906F75">
        <w:t>ReserveInventory</w:t>
      </w:r>
      <w:proofErr w:type="spellEnd"/>
      <w:r w:rsidRPr="00906F75">
        <w:t xml:space="preserve"> </w:t>
      </w:r>
      <w:r>
        <w:t>– reserve ordered products</w:t>
      </w:r>
    </w:p>
    <w:p w14:paraId="514FA094" w14:textId="4F26AE55" w:rsidR="00FF4C07" w:rsidRPr="00906F75" w:rsidRDefault="00FF4C07" w:rsidP="00FF4C07">
      <w:pPr>
        <w:ind w:left="720"/>
      </w:pPr>
      <w:proofErr w:type="gramStart"/>
      <w:r w:rsidRPr="00906F75">
        <w:t xml:space="preserve">  </w:t>
      </w:r>
      <w:proofErr w:type="spellStart"/>
      <w:r w:rsidRPr="00906F75">
        <w:t>CapturePayment</w:t>
      </w:r>
      <w:proofErr w:type="spellEnd"/>
      <w:proofErr w:type="gramEnd"/>
      <w:r w:rsidRPr="00906F75">
        <w:t xml:space="preserve"> </w:t>
      </w:r>
      <w:r>
        <w:t>– payment process</w:t>
      </w:r>
    </w:p>
    <w:p w14:paraId="76D040B4" w14:textId="59090BA5" w:rsidR="00FF4C07" w:rsidRDefault="00FF4C07" w:rsidP="00FF4C07">
      <w:proofErr w:type="gramStart"/>
      <w:r w:rsidRPr="00906F75">
        <w:lastRenderedPageBreak/>
        <w:t xml:space="preserve">  </w:t>
      </w:r>
      <w:proofErr w:type="spellStart"/>
      <w:r w:rsidRPr="00906F75">
        <w:t>BookShipment</w:t>
      </w:r>
      <w:proofErr w:type="spellEnd"/>
      <w:proofErr w:type="gramEnd"/>
      <w:r>
        <w:t xml:space="preserve"> – initiate shipment process</w:t>
      </w:r>
    </w:p>
    <w:p w14:paraId="5A23030E" w14:textId="11B896F1" w:rsidR="00FF4C07" w:rsidRDefault="00FF4C07" w:rsidP="00FF4C07">
      <w:r>
        <w:t>3. Failure Recovery &amp; Compensation</w:t>
      </w:r>
    </w:p>
    <w:p w14:paraId="16BD2C5A" w14:textId="77777777" w:rsidR="00FF4C07" w:rsidRDefault="00FF4C07" w:rsidP="00FF4C07">
      <w:r>
        <w:t>Implement one concrete failure scenario, for example:</w:t>
      </w:r>
    </w:p>
    <w:p w14:paraId="725B2846" w14:textId="77777777" w:rsidR="00FF4C07" w:rsidRDefault="00FF4C07" w:rsidP="00FF4C07">
      <w:r>
        <w:t>● Payment succeeds but inventory reservation fails</w:t>
      </w:r>
    </w:p>
    <w:p w14:paraId="2E24EC62" w14:textId="77777777" w:rsidR="00FF4C07" w:rsidRDefault="00FF4C07" w:rsidP="00FF4C07">
      <w:r>
        <w:t>● Inventory succeeds but shipment booking times out</w:t>
      </w:r>
    </w:p>
    <w:p w14:paraId="598D3541" w14:textId="77777777" w:rsidR="00FF4C07" w:rsidRDefault="00FF4C07" w:rsidP="00FF4C07">
      <w:r>
        <w:t>You must:</w:t>
      </w:r>
    </w:p>
    <w:p w14:paraId="1940EDA9" w14:textId="77777777" w:rsidR="00FF4C07" w:rsidRDefault="00FF4C07" w:rsidP="00FF4C07">
      <w:r>
        <w:t>● Decide whether to rollback, compensate, or continue</w:t>
      </w:r>
    </w:p>
    <w:p w14:paraId="6AEA2736" w14:textId="77777777" w:rsidR="00FF4C07" w:rsidRDefault="00FF4C07" w:rsidP="00FF4C07">
      <w:r>
        <w:t>● Implement one compensation mechanism</w:t>
      </w:r>
    </w:p>
    <w:p w14:paraId="33EF3303" w14:textId="77777777" w:rsidR="00FF4C07" w:rsidRDefault="00FF4C07" w:rsidP="00FF4C07">
      <w:r>
        <w:t>● Explain why a database transaction alone is insufficient</w:t>
      </w:r>
    </w:p>
    <w:p w14:paraId="54987B6E" w14:textId="68FBD85E" w:rsidR="00FF4C07" w:rsidRDefault="00FF4C07" w:rsidP="00FF4C07">
      <w:r>
        <w:t xml:space="preserve">Architectural Flow Decision – to Compensate a failed order; we can’t rollback changes committed outside </w:t>
      </w:r>
      <w:proofErr w:type="spellStart"/>
      <w:r>
        <w:t>db</w:t>
      </w:r>
      <w:proofErr w:type="spellEnd"/>
      <w:r>
        <w:t xml:space="preserve"> transaction such as external </w:t>
      </w:r>
      <w:proofErr w:type="spellStart"/>
      <w:r>
        <w:t>api</w:t>
      </w:r>
      <w:proofErr w:type="spellEnd"/>
      <w:r>
        <w:t xml:space="preserve"> services or payment services.</w:t>
      </w:r>
    </w:p>
    <w:p w14:paraId="783F9FDB" w14:textId="46139F7E" w:rsidR="00FF4C07" w:rsidRDefault="00FF4C07" w:rsidP="00FF4C07">
      <w:r>
        <w:t xml:space="preserve">One example of failed order compensation is refund – most of the external payment services </w:t>
      </w:r>
      <w:r w:rsidR="001A002A">
        <w:t>provides refund mechanisms.</w:t>
      </w:r>
    </w:p>
    <w:p w14:paraId="4D4539AC" w14:textId="70416510" w:rsidR="001A002A" w:rsidRDefault="000428BD" w:rsidP="00FF4C07">
      <w:r>
        <w:t>Why DB Transaction alone is insufficient?</w:t>
      </w:r>
      <w:r w:rsidR="001F10BC">
        <w:br/>
      </w:r>
      <w:r>
        <w:br/>
      </w:r>
      <w:r w:rsidR="001F10BC">
        <w:t>A DB Transaction alone guarantees atomicity of every query transaction inside application’s database.</w:t>
      </w:r>
      <w:r w:rsidR="00CF6DEB">
        <w:t xml:space="preserve"> It can’t undo external processes </w:t>
      </w:r>
      <w:r w:rsidR="00A11D98">
        <w:t>occurred insi</w:t>
      </w:r>
      <w:r w:rsidR="00951716">
        <w:t>de the system.</w:t>
      </w:r>
    </w:p>
    <w:p w14:paraId="4476FC02" w14:textId="0735FDF5" w:rsidR="00FB506D" w:rsidRDefault="00E81736" w:rsidP="00FF4C07">
      <w:r>
        <w:t>Example:</w:t>
      </w:r>
      <w:r>
        <w:br/>
        <w:t xml:space="preserve">* </w:t>
      </w:r>
      <w:r w:rsidR="008A6336">
        <w:t xml:space="preserve">A payment gateway may charge the </w:t>
      </w:r>
      <w:r w:rsidR="006401AB">
        <w:t xml:space="preserve">customer – which cannot undo inside a </w:t>
      </w:r>
      <w:proofErr w:type="spellStart"/>
      <w:r w:rsidR="006401AB">
        <w:t>db</w:t>
      </w:r>
      <w:proofErr w:type="spellEnd"/>
      <w:r w:rsidR="006401AB">
        <w:t xml:space="preserve"> transaction alone.</w:t>
      </w:r>
      <w:r w:rsidR="006401AB">
        <w:br/>
        <w:t xml:space="preserve">* </w:t>
      </w:r>
      <w:r w:rsidR="00604D6C">
        <w:t xml:space="preserve">A courier </w:t>
      </w:r>
      <w:r w:rsidR="00FB506D">
        <w:t>service might have already initiated shipment</w:t>
      </w:r>
      <w:r w:rsidR="00FB506D">
        <w:br/>
        <w:t xml:space="preserve">* </w:t>
      </w:r>
      <w:r w:rsidR="0028598A">
        <w:t>An inventory may have reserved a stock.</w:t>
      </w:r>
      <w:r w:rsidR="00105598">
        <w:br/>
      </w:r>
      <w:r w:rsidR="00105598">
        <w:br/>
      </w:r>
      <w:r w:rsidR="00193DD0">
        <w:t xml:space="preserve">If a shipment fails </w:t>
      </w:r>
      <w:r w:rsidR="00B737A4">
        <w:t xml:space="preserve">it </w:t>
      </w:r>
      <w:proofErr w:type="spellStart"/>
      <w:proofErr w:type="gramStart"/>
      <w:r w:rsidR="00B737A4">
        <w:t>cant</w:t>
      </w:r>
      <w:proofErr w:type="spellEnd"/>
      <w:proofErr w:type="gramEnd"/>
      <w:r w:rsidR="00B737A4">
        <w:t xml:space="preserve"> refund a payment</w:t>
      </w:r>
      <w:r w:rsidR="00501276">
        <w:t xml:space="preserve"> </w:t>
      </w:r>
      <w:ins w:id="0" w:author="Microsoft Word" w:date="2026-08-07T13:03:00Z" w16du:dateUtc="2026-08-07T05:03:00Z">
        <w:r w:rsidR="003C3D2F">
          <w:t>that successfully captured</w:t>
        </w:r>
        <w:r w:rsidR="00672480">
          <w:t xml:space="preserve"> or </w:t>
        </w:r>
        <w:r w:rsidR="005E19AF">
          <w:t>releasing inventory</w:t>
        </w:r>
        <w:r w:rsidR="00672480">
          <w:t xml:space="preserve">. </w:t>
        </w:r>
      </w:ins>
    </w:p>
    <w:p w14:paraId="55FCD386" w14:textId="22407CE5" w:rsidR="008036DA" w:rsidRDefault="008036DA" w:rsidP="00FF4C07">
      <w:proofErr w:type="gramStart"/>
      <w:r>
        <w:t>Therefore</w:t>
      </w:r>
      <w:proofErr w:type="gramEnd"/>
      <w:r>
        <w:t xml:space="preserve"> compensation actions must be applied if one of the emits fail</w:t>
      </w:r>
      <w:r>
        <w:br/>
        <w:t>- refund for payment</w:t>
      </w:r>
      <w:r>
        <w:br/>
        <w:t>- cancel booking for shipment</w:t>
      </w:r>
      <w:r>
        <w:br/>
        <w:t xml:space="preserve">- </w:t>
      </w:r>
      <w:r w:rsidR="000D0F73">
        <w:t>undo reservation for inventory</w:t>
      </w:r>
      <w:r w:rsidR="000D0F73">
        <w:br/>
      </w:r>
      <w:r w:rsidR="000D0F73">
        <w:br/>
        <w:t>These</w:t>
      </w:r>
      <w:r w:rsidR="00D37D0F">
        <w:t xml:space="preserve"> may happen on external </w:t>
      </w:r>
      <w:proofErr w:type="spellStart"/>
      <w:r w:rsidR="00D37D0F">
        <w:t>apis</w:t>
      </w:r>
      <w:proofErr w:type="spellEnd"/>
      <w:r w:rsidR="00D37D0F">
        <w:t xml:space="preserve"> which the system can’t determine or cannot control.</w:t>
      </w:r>
    </w:p>
    <w:p w14:paraId="49C2D971" w14:textId="77777777" w:rsidR="00493EB8" w:rsidRDefault="00493EB8" w:rsidP="00FF4C07"/>
    <w:p w14:paraId="0BA88817" w14:textId="77777777" w:rsidR="00493EB8" w:rsidRDefault="00493EB8" w:rsidP="00FF4C07"/>
    <w:p w14:paraId="1C262E66" w14:textId="77777777" w:rsidR="00972783" w:rsidRDefault="00972783" w:rsidP="00FF4C07"/>
    <w:p w14:paraId="620C2CFF" w14:textId="77777777" w:rsidR="00493EB8" w:rsidRDefault="00493EB8" w:rsidP="00FF4C07"/>
    <w:p w14:paraId="5FC856F4" w14:textId="77777777" w:rsidR="00493EB8" w:rsidRDefault="00493EB8" w:rsidP="00FF4C07"/>
    <w:p w14:paraId="18C8FAA6" w14:textId="063301E1" w:rsidR="00493EB8" w:rsidRDefault="00306AE9" w:rsidP="00FF4C07">
      <w:r>
        <w:lastRenderedPageBreak/>
        <w:t xml:space="preserve">4. Observability and </w:t>
      </w:r>
      <w:r w:rsidR="00445539">
        <w:t>Debuggability</w:t>
      </w:r>
    </w:p>
    <w:p w14:paraId="2870C926" w14:textId="1D8EA5BD" w:rsidR="00232C18" w:rsidRDefault="007959F5" w:rsidP="00FF4C07">
      <w:r>
        <w:t>- Why is the order stuck?</w:t>
      </w:r>
      <w:r>
        <w:br/>
        <w:t xml:space="preserve"> * </w:t>
      </w:r>
      <w:r w:rsidR="00E577B0">
        <w:t xml:space="preserve">Implemented logging – each emit </w:t>
      </w:r>
      <w:r w:rsidR="004E1DFA">
        <w:t xml:space="preserve">listeners </w:t>
      </w:r>
      <w:r w:rsidR="00454EBE">
        <w:t>log if the</w:t>
      </w:r>
      <w:r w:rsidR="0083393A">
        <w:t xml:space="preserve"> work </w:t>
      </w:r>
      <w:r w:rsidR="003920A8">
        <w:t>has entered, completed or failed</w:t>
      </w:r>
      <w:r w:rsidR="003920A8">
        <w:br/>
        <w:t xml:space="preserve">    other engineers may inspect the log database for more information</w:t>
      </w:r>
      <w:r w:rsidR="00E255D2">
        <w:br/>
      </w:r>
      <w:r w:rsidR="00E255D2">
        <w:br/>
        <w:t xml:space="preserve">   persist log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849"/>
        <w:gridCol w:w="1094"/>
        <w:gridCol w:w="2310"/>
        <w:gridCol w:w="934"/>
        <w:gridCol w:w="1545"/>
      </w:tblGrid>
      <w:tr w:rsidR="00232C18" w:rsidRPr="00E41F3A" w14:paraId="34C1BACE" w14:textId="77777777" w:rsidTr="00191614">
        <w:trPr>
          <w:tblHeader/>
          <w:tblCellSpacing w:w="15" w:type="dxa"/>
        </w:trPr>
        <w:tc>
          <w:tcPr>
            <w:tcW w:w="0" w:type="auto"/>
            <w:vAlign w:val="center"/>
            <w:hideMark/>
          </w:tcPr>
          <w:p w14:paraId="09E172C0" w14:textId="77777777" w:rsidR="00232C18" w:rsidRPr="00E41F3A" w:rsidRDefault="00232C18" w:rsidP="00191614">
            <w:pPr>
              <w:rPr>
                <w:b/>
                <w:bCs/>
              </w:rPr>
            </w:pPr>
            <w:proofErr w:type="spellStart"/>
            <w:r w:rsidRPr="00E41F3A">
              <w:rPr>
                <w:b/>
                <w:bCs/>
              </w:rPr>
              <w:t>order_id</w:t>
            </w:r>
            <w:proofErr w:type="spellEnd"/>
          </w:p>
        </w:tc>
        <w:tc>
          <w:tcPr>
            <w:tcW w:w="0" w:type="auto"/>
            <w:vAlign w:val="center"/>
            <w:hideMark/>
          </w:tcPr>
          <w:p w14:paraId="28FBEF37" w14:textId="77777777" w:rsidR="00232C18" w:rsidRPr="00E41F3A" w:rsidRDefault="00232C18" w:rsidP="00191614">
            <w:pPr>
              <w:rPr>
                <w:b/>
                <w:bCs/>
              </w:rPr>
            </w:pPr>
            <w:r w:rsidRPr="00E41F3A">
              <w:rPr>
                <w:b/>
                <w:bCs/>
              </w:rPr>
              <w:t>listener</w:t>
            </w:r>
          </w:p>
        </w:tc>
        <w:tc>
          <w:tcPr>
            <w:tcW w:w="0" w:type="auto"/>
            <w:vAlign w:val="center"/>
            <w:hideMark/>
          </w:tcPr>
          <w:p w14:paraId="6414E50C" w14:textId="77777777" w:rsidR="00232C18" w:rsidRPr="00E41F3A" w:rsidRDefault="00232C18" w:rsidP="00191614">
            <w:pPr>
              <w:rPr>
                <w:b/>
                <w:bCs/>
              </w:rPr>
            </w:pPr>
            <w:r w:rsidRPr="00E41F3A">
              <w:rPr>
                <w:b/>
                <w:bCs/>
              </w:rPr>
              <w:t>status</w:t>
            </w:r>
          </w:p>
        </w:tc>
        <w:tc>
          <w:tcPr>
            <w:tcW w:w="0" w:type="auto"/>
            <w:vAlign w:val="center"/>
            <w:hideMark/>
          </w:tcPr>
          <w:p w14:paraId="10A3F5EC" w14:textId="77777777" w:rsidR="00232C18" w:rsidRPr="00E41F3A" w:rsidRDefault="00232C18" w:rsidP="00191614">
            <w:pPr>
              <w:rPr>
                <w:b/>
                <w:bCs/>
              </w:rPr>
            </w:pPr>
            <w:r w:rsidRPr="00E41F3A">
              <w:rPr>
                <w:b/>
                <w:bCs/>
              </w:rPr>
              <w:t>message</w:t>
            </w:r>
          </w:p>
        </w:tc>
        <w:tc>
          <w:tcPr>
            <w:tcW w:w="0" w:type="auto"/>
            <w:vAlign w:val="center"/>
            <w:hideMark/>
          </w:tcPr>
          <w:p w14:paraId="7D1E1C2C" w14:textId="77777777" w:rsidR="00232C18" w:rsidRPr="00E41F3A" w:rsidRDefault="00232C18" w:rsidP="00191614">
            <w:pPr>
              <w:rPr>
                <w:b/>
                <w:bCs/>
              </w:rPr>
            </w:pPr>
            <w:r w:rsidRPr="00E41F3A">
              <w:rPr>
                <w:b/>
                <w:bCs/>
              </w:rPr>
              <w:t>attempt</w:t>
            </w:r>
          </w:p>
        </w:tc>
        <w:tc>
          <w:tcPr>
            <w:tcW w:w="0" w:type="auto"/>
            <w:vAlign w:val="center"/>
            <w:hideMark/>
          </w:tcPr>
          <w:p w14:paraId="072BC218" w14:textId="77777777" w:rsidR="00232C18" w:rsidRPr="00E41F3A" w:rsidRDefault="00232C18" w:rsidP="00191614">
            <w:pPr>
              <w:rPr>
                <w:b/>
                <w:bCs/>
              </w:rPr>
            </w:pPr>
            <w:proofErr w:type="spellStart"/>
            <w:r w:rsidRPr="00E41F3A">
              <w:rPr>
                <w:b/>
                <w:bCs/>
              </w:rPr>
              <w:t>processed_at</w:t>
            </w:r>
            <w:proofErr w:type="spellEnd"/>
          </w:p>
        </w:tc>
      </w:tr>
      <w:tr w:rsidR="00232C18" w:rsidRPr="00E41F3A" w14:paraId="71F69B3C" w14:textId="77777777" w:rsidTr="00191614">
        <w:trPr>
          <w:tblCellSpacing w:w="15" w:type="dxa"/>
        </w:trPr>
        <w:tc>
          <w:tcPr>
            <w:tcW w:w="0" w:type="auto"/>
            <w:vAlign w:val="center"/>
            <w:hideMark/>
          </w:tcPr>
          <w:p w14:paraId="0728517F" w14:textId="77777777" w:rsidR="00232C18" w:rsidRPr="00E41F3A" w:rsidRDefault="00232C18" w:rsidP="00191614">
            <w:r w:rsidRPr="00E41F3A">
              <w:t>1</w:t>
            </w:r>
          </w:p>
        </w:tc>
        <w:tc>
          <w:tcPr>
            <w:tcW w:w="0" w:type="auto"/>
            <w:vAlign w:val="center"/>
            <w:hideMark/>
          </w:tcPr>
          <w:p w14:paraId="30CB34C1" w14:textId="77777777" w:rsidR="00232C18" w:rsidRPr="00E41F3A" w:rsidRDefault="00232C18" w:rsidP="00191614">
            <w:proofErr w:type="spellStart"/>
            <w:r w:rsidRPr="00E41F3A">
              <w:t>ReserveInventory</w:t>
            </w:r>
            <w:proofErr w:type="spellEnd"/>
          </w:p>
        </w:tc>
        <w:tc>
          <w:tcPr>
            <w:tcW w:w="0" w:type="auto"/>
            <w:vAlign w:val="center"/>
            <w:hideMark/>
          </w:tcPr>
          <w:p w14:paraId="7EB38BC1" w14:textId="77777777" w:rsidR="00232C18" w:rsidRPr="00E41F3A" w:rsidRDefault="00232C18" w:rsidP="00191614">
            <w:r w:rsidRPr="00E41F3A">
              <w:t>SUCCESS</w:t>
            </w:r>
          </w:p>
        </w:tc>
        <w:tc>
          <w:tcPr>
            <w:tcW w:w="0" w:type="auto"/>
            <w:vAlign w:val="center"/>
            <w:hideMark/>
          </w:tcPr>
          <w:p w14:paraId="49055B6E" w14:textId="77777777" w:rsidR="00232C18" w:rsidRPr="00E41F3A" w:rsidRDefault="00232C18" w:rsidP="00191614">
            <w:r w:rsidRPr="00E41F3A">
              <w:t>Inventory reserved</w:t>
            </w:r>
          </w:p>
        </w:tc>
        <w:tc>
          <w:tcPr>
            <w:tcW w:w="0" w:type="auto"/>
            <w:vAlign w:val="center"/>
            <w:hideMark/>
          </w:tcPr>
          <w:p w14:paraId="6D916F96" w14:textId="77777777" w:rsidR="00232C18" w:rsidRPr="00E41F3A" w:rsidRDefault="00232C18" w:rsidP="00191614">
            <w:r w:rsidRPr="00E41F3A">
              <w:t>1</w:t>
            </w:r>
          </w:p>
        </w:tc>
        <w:tc>
          <w:tcPr>
            <w:tcW w:w="0" w:type="auto"/>
            <w:vAlign w:val="center"/>
            <w:hideMark/>
          </w:tcPr>
          <w:p w14:paraId="7F72CB85" w14:textId="77777777" w:rsidR="00232C18" w:rsidRPr="00E41F3A" w:rsidRDefault="00232C18" w:rsidP="00191614">
            <w:r w:rsidRPr="00E41F3A">
              <w:t>...</w:t>
            </w:r>
          </w:p>
        </w:tc>
      </w:tr>
      <w:tr w:rsidR="00232C18" w:rsidRPr="00E41F3A" w14:paraId="1AC2A624" w14:textId="77777777" w:rsidTr="00191614">
        <w:trPr>
          <w:tblCellSpacing w:w="15" w:type="dxa"/>
        </w:trPr>
        <w:tc>
          <w:tcPr>
            <w:tcW w:w="0" w:type="auto"/>
            <w:vAlign w:val="center"/>
            <w:hideMark/>
          </w:tcPr>
          <w:p w14:paraId="1CAE389F" w14:textId="77777777" w:rsidR="00232C18" w:rsidRPr="00E41F3A" w:rsidRDefault="00232C18" w:rsidP="00191614">
            <w:r w:rsidRPr="00E41F3A">
              <w:t>1</w:t>
            </w:r>
          </w:p>
        </w:tc>
        <w:tc>
          <w:tcPr>
            <w:tcW w:w="0" w:type="auto"/>
            <w:vAlign w:val="center"/>
            <w:hideMark/>
          </w:tcPr>
          <w:p w14:paraId="62BEEDEC" w14:textId="77777777" w:rsidR="00232C18" w:rsidRPr="00E41F3A" w:rsidRDefault="00232C18" w:rsidP="00191614">
            <w:proofErr w:type="spellStart"/>
            <w:r w:rsidRPr="00E41F3A">
              <w:t>CapturePayment</w:t>
            </w:r>
            <w:proofErr w:type="spellEnd"/>
          </w:p>
        </w:tc>
        <w:tc>
          <w:tcPr>
            <w:tcW w:w="0" w:type="auto"/>
            <w:vAlign w:val="center"/>
            <w:hideMark/>
          </w:tcPr>
          <w:p w14:paraId="51BA5F7C" w14:textId="77777777" w:rsidR="00232C18" w:rsidRPr="00E41F3A" w:rsidRDefault="00232C18" w:rsidP="00191614">
            <w:r w:rsidRPr="00E41F3A">
              <w:t>SUCCESS</w:t>
            </w:r>
          </w:p>
        </w:tc>
        <w:tc>
          <w:tcPr>
            <w:tcW w:w="0" w:type="auto"/>
            <w:vAlign w:val="center"/>
            <w:hideMark/>
          </w:tcPr>
          <w:p w14:paraId="75EDEF56" w14:textId="77777777" w:rsidR="00232C18" w:rsidRPr="00E41F3A" w:rsidRDefault="00232C18" w:rsidP="00191614">
            <w:r w:rsidRPr="00E41F3A">
              <w:t>Payment captured</w:t>
            </w:r>
          </w:p>
        </w:tc>
        <w:tc>
          <w:tcPr>
            <w:tcW w:w="0" w:type="auto"/>
            <w:vAlign w:val="center"/>
            <w:hideMark/>
          </w:tcPr>
          <w:p w14:paraId="4403A789" w14:textId="77777777" w:rsidR="00232C18" w:rsidRPr="00E41F3A" w:rsidRDefault="00232C18" w:rsidP="00191614">
            <w:r w:rsidRPr="00E41F3A">
              <w:t>1</w:t>
            </w:r>
          </w:p>
        </w:tc>
        <w:tc>
          <w:tcPr>
            <w:tcW w:w="0" w:type="auto"/>
            <w:vAlign w:val="center"/>
            <w:hideMark/>
          </w:tcPr>
          <w:p w14:paraId="5B3EFED2" w14:textId="77777777" w:rsidR="00232C18" w:rsidRPr="00E41F3A" w:rsidRDefault="00232C18" w:rsidP="00191614">
            <w:r w:rsidRPr="00E41F3A">
              <w:t>...</w:t>
            </w:r>
          </w:p>
        </w:tc>
      </w:tr>
      <w:tr w:rsidR="00232C18" w:rsidRPr="00E41F3A" w14:paraId="46CC27BC" w14:textId="77777777" w:rsidTr="00191614">
        <w:trPr>
          <w:tblCellSpacing w:w="15" w:type="dxa"/>
        </w:trPr>
        <w:tc>
          <w:tcPr>
            <w:tcW w:w="0" w:type="auto"/>
            <w:vAlign w:val="center"/>
            <w:hideMark/>
          </w:tcPr>
          <w:p w14:paraId="386C837A" w14:textId="77777777" w:rsidR="00232C18" w:rsidRPr="00E41F3A" w:rsidRDefault="00232C18" w:rsidP="00191614">
            <w:r w:rsidRPr="00E41F3A">
              <w:t>1</w:t>
            </w:r>
          </w:p>
        </w:tc>
        <w:tc>
          <w:tcPr>
            <w:tcW w:w="0" w:type="auto"/>
            <w:vAlign w:val="center"/>
            <w:hideMark/>
          </w:tcPr>
          <w:p w14:paraId="35FCB557" w14:textId="77777777" w:rsidR="00232C18" w:rsidRPr="00E41F3A" w:rsidRDefault="00232C18" w:rsidP="00191614">
            <w:proofErr w:type="spellStart"/>
            <w:r w:rsidRPr="00E41F3A">
              <w:t>BookShipment</w:t>
            </w:r>
            <w:proofErr w:type="spellEnd"/>
          </w:p>
        </w:tc>
        <w:tc>
          <w:tcPr>
            <w:tcW w:w="0" w:type="auto"/>
            <w:vAlign w:val="center"/>
            <w:hideMark/>
          </w:tcPr>
          <w:p w14:paraId="3AC5922A" w14:textId="77777777" w:rsidR="00232C18" w:rsidRPr="00E41F3A" w:rsidRDefault="00232C18" w:rsidP="00191614">
            <w:r w:rsidRPr="00E41F3A">
              <w:t>FAILED</w:t>
            </w:r>
          </w:p>
        </w:tc>
        <w:tc>
          <w:tcPr>
            <w:tcW w:w="0" w:type="auto"/>
            <w:vAlign w:val="center"/>
            <w:hideMark/>
          </w:tcPr>
          <w:p w14:paraId="48851AA4" w14:textId="77777777" w:rsidR="00232C18" w:rsidRPr="00E41F3A" w:rsidRDefault="00232C18" w:rsidP="00191614">
            <w:r w:rsidRPr="00E41F3A">
              <w:t>Shipment API timeout</w:t>
            </w:r>
          </w:p>
        </w:tc>
        <w:tc>
          <w:tcPr>
            <w:tcW w:w="0" w:type="auto"/>
            <w:vAlign w:val="center"/>
            <w:hideMark/>
          </w:tcPr>
          <w:p w14:paraId="355BE710" w14:textId="77777777" w:rsidR="00232C18" w:rsidRPr="00E41F3A" w:rsidRDefault="00232C18" w:rsidP="00191614">
            <w:r w:rsidRPr="00E41F3A">
              <w:t>3</w:t>
            </w:r>
          </w:p>
        </w:tc>
        <w:tc>
          <w:tcPr>
            <w:tcW w:w="0" w:type="auto"/>
            <w:vAlign w:val="center"/>
            <w:hideMark/>
          </w:tcPr>
          <w:p w14:paraId="21BC105B" w14:textId="77777777" w:rsidR="00232C18" w:rsidRPr="00E41F3A" w:rsidRDefault="00232C18" w:rsidP="00191614">
            <w:r w:rsidRPr="00E41F3A">
              <w:t>...</w:t>
            </w:r>
          </w:p>
        </w:tc>
      </w:tr>
    </w:tbl>
    <w:p w14:paraId="21860FB6" w14:textId="56057833" w:rsidR="00445539" w:rsidRDefault="00232C18" w:rsidP="00FF4C07">
      <w:r>
        <w:t>With these data, developers and software engineers can answer these following questions</w:t>
      </w:r>
      <w:r>
        <w:br/>
        <w:t xml:space="preserve">- </w:t>
      </w:r>
      <w:r w:rsidR="00B9137F">
        <w:t>Why is this order stuck?</w:t>
      </w:r>
      <w:r w:rsidR="00B9137F">
        <w:br/>
        <w:t xml:space="preserve">- </w:t>
      </w:r>
      <w:r w:rsidR="00F761DC">
        <w:t>Was this failure retried?</w:t>
      </w:r>
    </w:p>
    <w:p w14:paraId="7DF9D402" w14:textId="447332E0" w:rsidR="00D37D0F" w:rsidRDefault="008330BF" w:rsidP="00FF4C07">
      <w:r>
        <w:t xml:space="preserve">This logging </w:t>
      </w:r>
      <w:proofErr w:type="spellStart"/>
      <w:r>
        <w:t>db</w:t>
      </w:r>
      <w:proofErr w:type="spellEnd"/>
      <w:r>
        <w:t xml:space="preserve"> structure provides </w:t>
      </w:r>
      <w:r w:rsidR="00E218F3">
        <w:t xml:space="preserve">information about </w:t>
      </w:r>
      <w:r w:rsidR="0043661E">
        <w:t>order lifecycle details</w:t>
      </w:r>
      <w:r w:rsidR="007572EA">
        <w:t>.</w:t>
      </w:r>
    </w:p>
    <w:p w14:paraId="77D6E926" w14:textId="77777777" w:rsidR="007572EA" w:rsidRDefault="007572EA" w:rsidP="00FF4C07"/>
    <w:p w14:paraId="58D204EB" w14:textId="52184F71" w:rsidR="007572EA" w:rsidRDefault="007572EA" w:rsidP="00FF4C07">
      <w:r>
        <w:t>Is this safe to retry again?</w:t>
      </w:r>
    </w:p>
    <w:p w14:paraId="6907FA6D" w14:textId="23A43BB2" w:rsidR="008547AF" w:rsidRDefault="00E35469" w:rsidP="00FF4C07">
      <w:r w:rsidRPr="00E35469">
        <w:t>Every listener checks whether its operation has already been completed before executing. If the operation has already been processed, the listener exits without performing it again. This makes the listeners idempotent, allowing the same event or job to be retried safely without producing duplicate side effects.</w:t>
      </w:r>
    </w:p>
    <w:p w14:paraId="46B9C68B" w14:textId="77777777" w:rsidR="00E35469" w:rsidRDefault="00E35469" w:rsidP="00FF4C07"/>
    <w:p w14:paraId="6EBF0ECB" w14:textId="77777777" w:rsidR="00D37D0F" w:rsidRDefault="00D37D0F" w:rsidP="00FF4C07"/>
    <w:p w14:paraId="5B48C607" w14:textId="77777777" w:rsidR="00D37D0F" w:rsidRDefault="00D37D0F" w:rsidP="00FF4C07"/>
    <w:p w14:paraId="22CB00AD" w14:textId="77777777" w:rsidR="00D37D0F" w:rsidRDefault="00D37D0F" w:rsidP="00FF4C07"/>
    <w:p w14:paraId="67A59AE5" w14:textId="77777777" w:rsidR="00D37D0F" w:rsidRDefault="00D37D0F" w:rsidP="00FF4C07"/>
    <w:p w14:paraId="17C806B8" w14:textId="24AD7BDF" w:rsidR="00FF67C7" w:rsidRDefault="00FF4C07" w:rsidP="00FF67C7">
      <w:pPr>
        <w:ind w:left="720"/>
        <w:rPr>
          <w:lang w:val="en-US"/>
        </w:rPr>
      </w:pPr>
      <w:r>
        <w:rPr>
          <w:lang w:val="en-US"/>
        </w:rPr>
        <w:br/>
      </w:r>
      <w:r w:rsidR="00FF67C7">
        <w:rPr>
          <w:lang w:val="en-US"/>
        </w:rPr>
        <w:br/>
      </w:r>
      <w:r w:rsidR="00FF67C7">
        <w:rPr>
          <w:lang w:val="en-US"/>
        </w:rPr>
        <w:br/>
      </w:r>
      <w:r w:rsidR="00FF67C7">
        <w:rPr>
          <w:lang w:val="en-US"/>
        </w:rPr>
        <w:tab/>
      </w:r>
      <w:r w:rsidR="00FF67C7">
        <w:rPr>
          <w:lang w:val="en-US"/>
        </w:rPr>
        <w:br/>
      </w:r>
      <w:r w:rsidR="00FF67C7">
        <w:rPr>
          <w:lang w:val="en-US"/>
        </w:rPr>
        <w:tab/>
      </w:r>
    </w:p>
    <w:p w14:paraId="42AAD8D0" w14:textId="2F4C784F" w:rsidR="00FF67C7" w:rsidRDefault="00FF67C7" w:rsidP="00FF67C7">
      <w:pPr>
        <w:rPr>
          <w:lang w:val="en-US"/>
        </w:rPr>
      </w:pPr>
      <w:r>
        <w:rPr>
          <w:lang w:val="en-US"/>
        </w:rPr>
        <w:tab/>
      </w:r>
    </w:p>
    <w:p w14:paraId="399CED2E" w14:textId="5443D8D3" w:rsidR="00FF67C7" w:rsidRDefault="00FF67C7" w:rsidP="00FF67C7">
      <w:pPr>
        <w:rPr>
          <w:lang w:val="en-US"/>
        </w:rPr>
      </w:pPr>
      <w:r>
        <w:rPr>
          <w:lang w:val="en-US"/>
        </w:rPr>
        <w:tab/>
      </w:r>
    </w:p>
    <w:p w14:paraId="2F01B311" w14:textId="77777777" w:rsidR="00047607" w:rsidRDefault="00047607" w:rsidP="00047607">
      <w:r>
        <w:lastRenderedPageBreak/>
        <w:t>5. Concurrency &amp; Data Integrity</w:t>
      </w:r>
    </w:p>
    <w:p w14:paraId="6F3F6AC4" w14:textId="77777777" w:rsidR="00047607" w:rsidRDefault="00047607" w:rsidP="00047607">
      <w:r>
        <w:t>Demonstrate how your solution behaves when:</w:t>
      </w:r>
    </w:p>
    <w:p w14:paraId="6EEFC801" w14:textId="77777777" w:rsidR="00047607" w:rsidRDefault="00047607" w:rsidP="00047607">
      <w:r>
        <w:t>● Two workers process the same order concurrently</w:t>
      </w:r>
    </w:p>
    <w:p w14:paraId="3D8B2DE3" w14:textId="10311FB4" w:rsidR="00FF67C7" w:rsidRDefault="009B602B" w:rsidP="00FF67C7">
      <w:pPr>
        <w:rPr>
          <w:lang w:val="en-US"/>
        </w:rPr>
      </w:pPr>
      <w:r>
        <w:rPr>
          <w:lang w:val="en-US"/>
        </w:rPr>
        <w:t xml:space="preserve">- </w:t>
      </w:r>
      <w:proofErr w:type="gramStart"/>
      <w:r w:rsidR="002C1B55">
        <w:rPr>
          <w:lang w:val="en-US"/>
        </w:rPr>
        <w:t>applied</w:t>
      </w:r>
      <w:proofErr w:type="gramEnd"/>
      <w:r w:rsidR="002C1B55">
        <w:rPr>
          <w:lang w:val="en-US"/>
        </w:rPr>
        <w:t xml:space="preserve"> idempotency check</w:t>
      </w:r>
      <w:r w:rsidR="00920616">
        <w:rPr>
          <w:lang w:val="en-US"/>
        </w:rPr>
        <w:t xml:space="preserve"> which ensures no 2 jobs overlap</w:t>
      </w:r>
      <w:r w:rsidR="008E5EE8">
        <w:rPr>
          <w:lang w:val="en-US"/>
        </w:rPr>
        <w:t xml:space="preserve"> and each queue listener </w:t>
      </w:r>
      <w:proofErr w:type="gramStart"/>
      <w:r w:rsidR="008E5EE8">
        <w:rPr>
          <w:lang w:val="en-US"/>
        </w:rPr>
        <w:t>are</w:t>
      </w:r>
      <w:proofErr w:type="gramEnd"/>
      <w:r w:rsidR="008E5EE8">
        <w:rPr>
          <w:lang w:val="en-US"/>
        </w:rPr>
        <w:t xml:space="preserve"> unique.</w:t>
      </w:r>
    </w:p>
    <w:p w14:paraId="09CF4A42" w14:textId="77777777" w:rsidR="007A560E" w:rsidRDefault="007A560E" w:rsidP="007A560E">
      <w:r>
        <w:t>● Show how you prevent race conditions</w:t>
      </w:r>
    </w:p>
    <w:p w14:paraId="4411C157" w14:textId="77777777" w:rsidR="007B45A7" w:rsidRDefault="007B45A7" w:rsidP="007B45A7">
      <w:r w:rsidRPr="00DA20D0">
        <w:t>I make each listener idempotent so repeated executions are safe. For true concurrent updates by multiple workers, I would acquire a row-level lock (</w:t>
      </w:r>
      <w:proofErr w:type="spellStart"/>
      <w:proofErr w:type="gramStart"/>
      <w:r w:rsidRPr="00DA20D0">
        <w:t>lockForUpdate</w:t>
      </w:r>
      <w:proofErr w:type="spellEnd"/>
      <w:r w:rsidRPr="00DA20D0">
        <w:t>(</w:t>
      </w:r>
      <w:proofErr w:type="gramEnd"/>
      <w:r w:rsidRPr="00DA20D0">
        <w:t>)) in the repository within a transaction before invoking the domain methods. This keeps concurrency concerns in the infrastructure layer while the domain remains focused on business rules.</w:t>
      </w:r>
    </w:p>
    <w:p w14:paraId="60A3DE73" w14:textId="77777777" w:rsidR="00C165AA" w:rsidRDefault="00C165AA" w:rsidP="00C165AA">
      <w:r>
        <w:t>● Explain your locking or versioning strategy</w:t>
      </w:r>
    </w:p>
    <w:p w14:paraId="5706FC5E" w14:textId="77777777" w:rsidR="00232A4B" w:rsidRPr="00DA20D0" w:rsidRDefault="00232A4B" w:rsidP="00232A4B">
      <w:r w:rsidRPr="00DA20D0">
        <w:t xml:space="preserve">This implementation primarily relies on </w:t>
      </w:r>
      <w:r w:rsidRPr="00DA20D0">
        <w:rPr>
          <w:b/>
          <w:bCs/>
        </w:rPr>
        <w:t>idempotent operations</w:t>
      </w:r>
      <w:r w:rsidRPr="00DA20D0">
        <w:t xml:space="preserve"> rather than explicit database locking. Before performing any state change, each queued listener verifies whether the operation has already been completed (for example, </w:t>
      </w:r>
      <w:proofErr w:type="spellStart"/>
      <w:proofErr w:type="gramStart"/>
      <w:r w:rsidRPr="00DA20D0">
        <w:t>isReserved</w:t>
      </w:r>
      <w:proofErr w:type="spellEnd"/>
      <w:r w:rsidRPr="00DA20D0">
        <w:t>(</w:t>
      </w:r>
      <w:proofErr w:type="gramEnd"/>
      <w:r w:rsidRPr="00DA20D0">
        <w:t xml:space="preserve">), </w:t>
      </w:r>
      <w:proofErr w:type="spellStart"/>
      <w:proofErr w:type="gramStart"/>
      <w:r w:rsidRPr="00DA20D0">
        <w:t>isPaid</w:t>
      </w:r>
      <w:proofErr w:type="spellEnd"/>
      <w:r w:rsidRPr="00DA20D0">
        <w:t>(</w:t>
      </w:r>
      <w:proofErr w:type="gramEnd"/>
      <w:r w:rsidRPr="00DA20D0">
        <w:t xml:space="preserve">), or </w:t>
      </w:r>
      <w:proofErr w:type="spellStart"/>
      <w:proofErr w:type="gramStart"/>
      <w:r w:rsidRPr="00DA20D0">
        <w:t>isBooked</w:t>
      </w:r>
      <w:proofErr w:type="spellEnd"/>
      <w:r w:rsidRPr="00DA20D0">
        <w:t>(</w:t>
      </w:r>
      <w:proofErr w:type="gramEnd"/>
      <w:r w:rsidRPr="00DA20D0">
        <w:t>)). If the desired state has already been reached, the listener exits without performing duplicate work.</w:t>
      </w:r>
    </w:p>
    <w:p w14:paraId="420C971D" w14:textId="77777777" w:rsidR="00232A4B" w:rsidRPr="00DA20D0" w:rsidRDefault="00232A4B" w:rsidP="00232A4B">
      <w:r w:rsidRPr="00DA20D0">
        <w:t>Each listener also executes its database updates within a transaction to ensure that related changes are committed atomically.</w:t>
      </w:r>
    </w:p>
    <w:p w14:paraId="4DBA0EB8" w14:textId="77777777" w:rsidR="00280181" w:rsidRDefault="00280181" w:rsidP="00280181">
      <w:r>
        <w:t>● State what happens under high load</w:t>
      </w:r>
    </w:p>
    <w:p w14:paraId="77492CAE" w14:textId="5C991F4E" w:rsidR="008E5EE8" w:rsidRDefault="00E0333C" w:rsidP="00FF67C7">
      <w:pPr>
        <w:rPr>
          <w:lang w:val="en-US"/>
        </w:rPr>
      </w:pPr>
      <w:r>
        <w:rPr>
          <w:lang w:val="en-US"/>
        </w:rPr>
        <w:t xml:space="preserve">The order fulfillment process is </w:t>
      </w:r>
      <w:r w:rsidR="00891A92">
        <w:rPr>
          <w:lang w:val="en-US"/>
        </w:rPr>
        <w:t xml:space="preserve">asynchronous and event – driven. </w:t>
      </w:r>
      <w:r w:rsidR="004C2082">
        <w:rPr>
          <w:lang w:val="en-US"/>
        </w:rPr>
        <w:t xml:space="preserve">Event listeners are queued on different queue workers </w:t>
      </w:r>
      <w:r w:rsidR="003E7538">
        <w:rPr>
          <w:lang w:val="en-US"/>
        </w:rPr>
        <w:t>to sustain high loads concurrently</w:t>
      </w:r>
      <w:r w:rsidR="00FF2032">
        <w:rPr>
          <w:lang w:val="en-US"/>
        </w:rPr>
        <w:t xml:space="preserve"> which achieve</w:t>
      </w:r>
      <w:r w:rsidR="00DC09D0">
        <w:rPr>
          <w:lang w:val="en-US"/>
        </w:rPr>
        <w:t xml:space="preserve"> improved throughput</w:t>
      </w:r>
      <w:r w:rsidR="00C854B1">
        <w:rPr>
          <w:lang w:val="en-US"/>
        </w:rPr>
        <w:t xml:space="preserve"> and to be processed in parallel in higher loads.</w:t>
      </w:r>
    </w:p>
    <w:p w14:paraId="4D92E2A7" w14:textId="389F7070" w:rsidR="009E388B" w:rsidRDefault="009E388B" w:rsidP="00FF67C7">
      <w:pPr>
        <w:rPr>
          <w:lang w:val="en-US"/>
        </w:rPr>
      </w:pPr>
      <w:r>
        <w:rPr>
          <w:lang w:val="en-US"/>
        </w:rPr>
        <w:t xml:space="preserve">Laravel has retry </w:t>
      </w:r>
      <w:proofErr w:type="gramStart"/>
      <w:r>
        <w:rPr>
          <w:lang w:val="en-US"/>
        </w:rPr>
        <w:t>mechanism</w:t>
      </w:r>
      <w:proofErr w:type="gramEnd"/>
      <w:r>
        <w:rPr>
          <w:lang w:val="en-US"/>
        </w:rPr>
        <w:t xml:space="preserve"> on failed jobs including event listeners</w:t>
      </w:r>
      <w:r w:rsidR="00453B78">
        <w:rPr>
          <w:lang w:val="en-US"/>
        </w:rPr>
        <w:t xml:space="preserve"> which utilize retry count and exponential backoff</w:t>
      </w:r>
      <w:r w:rsidR="00CB0BB0">
        <w:rPr>
          <w:lang w:val="en-US"/>
        </w:rPr>
        <w:t xml:space="preserve">. </w:t>
      </w:r>
      <w:r w:rsidR="00DC1CFE">
        <w:rPr>
          <w:lang w:val="en-US"/>
        </w:rPr>
        <w:t xml:space="preserve">Due to idempotency, </w:t>
      </w:r>
      <w:r w:rsidR="00EF3BF0">
        <w:rPr>
          <w:lang w:val="en-US"/>
        </w:rPr>
        <w:t xml:space="preserve">side effects on </w:t>
      </w:r>
      <w:r w:rsidR="00AF76FE">
        <w:rPr>
          <w:lang w:val="en-US"/>
        </w:rPr>
        <w:t>retries is impossible to create</w:t>
      </w:r>
      <w:r w:rsidR="0078697A">
        <w:rPr>
          <w:lang w:val="en-US"/>
        </w:rPr>
        <w:t xml:space="preserve"> and make sure each queue are unique.</w:t>
      </w:r>
      <w:r w:rsidR="00DC2FD3">
        <w:rPr>
          <w:lang w:val="en-US"/>
        </w:rPr>
        <w:br/>
      </w:r>
      <w:r w:rsidR="00DC2FD3">
        <w:rPr>
          <w:lang w:val="en-US"/>
        </w:rPr>
        <w:br/>
      </w:r>
      <w:r w:rsidR="00B426D9">
        <w:rPr>
          <w:lang w:val="en-US"/>
        </w:rPr>
        <w:t xml:space="preserve">To sustain operation under high loads, </w:t>
      </w:r>
      <w:r w:rsidR="00AB4D96">
        <w:rPr>
          <w:lang w:val="en-US"/>
        </w:rPr>
        <w:t>the use of queued listener is utilized to avoid blocking incoming HTTP requests</w:t>
      </w:r>
      <w:r w:rsidR="004129EC">
        <w:rPr>
          <w:lang w:val="en-US"/>
        </w:rPr>
        <w:t xml:space="preserve"> </w:t>
      </w:r>
      <w:r w:rsidR="00EC2999">
        <w:rPr>
          <w:lang w:val="en-US"/>
        </w:rPr>
        <w:t>–</w:t>
      </w:r>
      <w:r w:rsidR="004129EC">
        <w:rPr>
          <w:lang w:val="en-US"/>
        </w:rPr>
        <w:t xml:space="preserve"> </w:t>
      </w:r>
      <w:r w:rsidR="00EC2999">
        <w:rPr>
          <w:lang w:val="en-US"/>
        </w:rPr>
        <w:t xml:space="preserve">prevents long running </w:t>
      </w:r>
      <w:r w:rsidR="00C174F8">
        <w:rPr>
          <w:lang w:val="en-US"/>
        </w:rPr>
        <w:t xml:space="preserve">fulfillment operations. </w:t>
      </w:r>
      <w:r w:rsidR="000B5EBD">
        <w:rPr>
          <w:lang w:val="en-US"/>
        </w:rPr>
        <w:t xml:space="preserve">Orders remain under observation </w:t>
      </w:r>
      <w:r w:rsidR="001A1FC6">
        <w:rPr>
          <w:lang w:val="en-US"/>
        </w:rPr>
        <w:t>through persistent logging – engineers may trace success, failure and other statuses</w:t>
      </w:r>
      <w:r w:rsidR="00E42D7A">
        <w:rPr>
          <w:lang w:val="en-US"/>
        </w:rPr>
        <w:t xml:space="preserve"> that may be used to trace orders.</w:t>
      </w:r>
      <w:r w:rsidR="00453B78">
        <w:rPr>
          <w:lang w:val="en-US"/>
        </w:rPr>
        <w:t xml:space="preserve"> </w:t>
      </w:r>
    </w:p>
    <w:p w14:paraId="25A5945A" w14:textId="77777777" w:rsidR="00BB5F01" w:rsidRDefault="00BB5F01" w:rsidP="00FF67C7">
      <w:pPr>
        <w:rPr>
          <w:lang w:val="en-US"/>
        </w:rPr>
      </w:pPr>
    </w:p>
    <w:p w14:paraId="127D10D2" w14:textId="77777777" w:rsidR="00BB5F01" w:rsidRDefault="00BB5F01" w:rsidP="00FF67C7">
      <w:pPr>
        <w:rPr>
          <w:lang w:val="en-US"/>
        </w:rPr>
      </w:pPr>
    </w:p>
    <w:p w14:paraId="51CA3DAD" w14:textId="77777777" w:rsidR="00BB5F01" w:rsidRDefault="00BB5F01" w:rsidP="00FF67C7">
      <w:pPr>
        <w:rPr>
          <w:lang w:val="en-US"/>
        </w:rPr>
      </w:pPr>
    </w:p>
    <w:p w14:paraId="446299E0" w14:textId="77777777" w:rsidR="00BB5F01" w:rsidRDefault="00BB5F01" w:rsidP="00FF67C7">
      <w:pPr>
        <w:rPr>
          <w:lang w:val="en-US"/>
        </w:rPr>
      </w:pPr>
    </w:p>
    <w:p w14:paraId="029D6ADF" w14:textId="77777777" w:rsidR="00BB5F01" w:rsidRDefault="00BB5F01" w:rsidP="00FF67C7">
      <w:pPr>
        <w:rPr>
          <w:lang w:val="en-US"/>
        </w:rPr>
      </w:pPr>
    </w:p>
    <w:p w14:paraId="2E42CC2E" w14:textId="77777777" w:rsidR="00BB5F01" w:rsidRDefault="00BB5F01" w:rsidP="00FF67C7">
      <w:pPr>
        <w:rPr>
          <w:lang w:val="en-US"/>
        </w:rPr>
      </w:pPr>
    </w:p>
    <w:p w14:paraId="23C97FC4" w14:textId="77777777" w:rsidR="00BB5F01" w:rsidRDefault="00BB5F01" w:rsidP="00BB5F01">
      <w:r>
        <w:lastRenderedPageBreak/>
        <w:t>Architectural Decisions</w:t>
      </w:r>
    </w:p>
    <w:p w14:paraId="04375753" w14:textId="77777777" w:rsidR="00BB5F01" w:rsidRDefault="00BB5F01" w:rsidP="00BB5F01">
      <w:r>
        <w:t>- The solution utilizes the use of DDD (Domain Driven Design) and event driven architecture to encapsulate business rules to a domain (Order)</w:t>
      </w:r>
    </w:p>
    <w:p w14:paraId="5A1DCBD0" w14:textId="77777777" w:rsidR="00BB5F01" w:rsidRDefault="00BB5F01" w:rsidP="00BB5F01">
      <w:r>
        <w:t xml:space="preserve">- Order fulfillment processes such as </w:t>
      </w:r>
      <w:proofErr w:type="spellStart"/>
      <w:r>
        <w:t>ReserveInventory</w:t>
      </w:r>
      <w:proofErr w:type="spellEnd"/>
      <w:r>
        <w:t xml:space="preserve">, </w:t>
      </w:r>
      <w:proofErr w:type="spellStart"/>
      <w:r>
        <w:t>CapturePayment</w:t>
      </w:r>
      <w:proofErr w:type="spellEnd"/>
      <w:r>
        <w:t xml:space="preserve"> and </w:t>
      </w:r>
      <w:proofErr w:type="spellStart"/>
      <w:r>
        <w:t>Bookshipment</w:t>
      </w:r>
      <w:proofErr w:type="spellEnd"/>
      <w:r>
        <w:t xml:space="preserve"> – handle step asynchronously because these may contain external </w:t>
      </w:r>
      <w:proofErr w:type="spellStart"/>
      <w:r>
        <w:t>api</w:t>
      </w:r>
      <w:proofErr w:type="spellEnd"/>
      <w:r>
        <w:t xml:space="preserve"> processes.</w:t>
      </w:r>
    </w:p>
    <w:p w14:paraId="4420E166" w14:textId="77777777" w:rsidR="00BB5F01" w:rsidRDefault="00BB5F01" w:rsidP="00BB5F01">
      <w:r>
        <w:t>- Logging and retrying – each event listeners log events such as processing, completed and failed and during failed retries are initiated – when max retries reached, order failure occurs and compensation applies.</w:t>
      </w:r>
    </w:p>
    <w:p w14:paraId="3C73E30B" w14:textId="3C3010D7" w:rsidR="00BB5F01" w:rsidRDefault="00BB5F01" w:rsidP="00BB5F01">
      <w:r>
        <w:t xml:space="preserve">- Compensation instead of </w:t>
      </w:r>
      <w:proofErr w:type="spellStart"/>
      <w:r>
        <w:t>rollingback</w:t>
      </w:r>
      <w:proofErr w:type="spellEnd"/>
      <w:r>
        <w:t xml:space="preserve"> – the system cannot rollback changes made from external services such as payment. Payment compensation is refund, for shipment it is cancel booking and for inventory is </w:t>
      </w:r>
      <w:r>
        <w:t>release inventory reservation.</w:t>
      </w:r>
      <w:r w:rsidR="00D630F7">
        <w:t xml:space="preserve"> These compensations are implemented on their respective domains such as Inventory, Payment and Shipment. Cancel order is also implemented inside the Order domain.</w:t>
      </w:r>
    </w:p>
    <w:p w14:paraId="1A023982" w14:textId="02D858B7" w:rsidR="00E61D4D" w:rsidRDefault="00E61D4D" w:rsidP="00BB5F01">
      <w:r>
        <w:t xml:space="preserve">- </w:t>
      </w:r>
      <w:r w:rsidR="00280C32">
        <w:t>Idempotency check for most domain driven</w:t>
      </w:r>
      <w:r w:rsidR="006A6818">
        <w:t xml:space="preserve"> and event driven architecture to prevent side effects on similar processes.</w:t>
      </w:r>
    </w:p>
    <w:p w14:paraId="0A1A04D8" w14:textId="77777777" w:rsidR="006A6818" w:rsidRDefault="006A6818" w:rsidP="00BB5F01"/>
    <w:p w14:paraId="4DA7C1DB" w14:textId="07FFC64C" w:rsidR="006A6818" w:rsidRDefault="006A6818" w:rsidP="00BB5F01">
      <w:r>
        <w:t>Trade offs</w:t>
      </w:r>
    </w:p>
    <w:p w14:paraId="5D9CAA44" w14:textId="1B68FD1D" w:rsidR="006A6818" w:rsidRDefault="006A6818" w:rsidP="00BB5F01">
      <w:r>
        <w:t xml:space="preserve">- </w:t>
      </w:r>
      <w:r w:rsidR="000B084E" w:rsidRPr="000B084E">
        <w:t>The solution relies on idempotency checks rather than explicit database locking. Following DDD principles, concurrency concerns such as locking are treated as infrastructure responsibilities instead of domain logic. For this implementation, idempotency and transactional updates provide sufficient consistency while keeping the domain model persistence-agnostic.</w:t>
      </w:r>
    </w:p>
    <w:p w14:paraId="426EF153" w14:textId="510E6546" w:rsidR="000B084E" w:rsidRDefault="00CF2BFD" w:rsidP="00BB5F01">
      <w:r>
        <w:t xml:space="preserve">- </w:t>
      </w:r>
      <w:r w:rsidRPr="00CF2BFD">
        <w:t xml:space="preserve">Instead of rolling back the entire process when one listener fails, I implemented </w:t>
      </w:r>
      <w:r w:rsidRPr="00CF2BFD">
        <w:rPr>
          <w:b/>
          <w:bCs/>
        </w:rPr>
        <w:t>compensation</w:t>
      </w:r>
      <w:r w:rsidRPr="00CF2BFD">
        <w:t xml:space="preserve">. When </w:t>
      </w:r>
      <w:proofErr w:type="gramStart"/>
      <w:r w:rsidRPr="00CF2BFD">
        <w:t>a listener exhausts all</w:t>
      </w:r>
      <w:proofErr w:type="gramEnd"/>
      <w:r w:rsidRPr="00CF2BFD">
        <w:t xml:space="preserve"> retry attempts, a compensation event cancels the order and reverses completed operations such as payment capture or inventory reservation.</w:t>
      </w:r>
    </w:p>
    <w:p w14:paraId="2A905431" w14:textId="2E6C655C" w:rsidR="007A43D6" w:rsidRDefault="00CF2BFD" w:rsidP="00BB5F01">
      <w:r>
        <w:t xml:space="preserve">- </w:t>
      </w:r>
      <w:r w:rsidRPr="00CF2BFD">
        <w:t>Database transactions are used only within individual listeners to keep each local operation atomic rather than attempting a distributed transaction across the entire fulfillment process.</w:t>
      </w:r>
      <w:r w:rsidR="00965E1C">
        <w:br/>
      </w:r>
    </w:p>
    <w:p w14:paraId="123772DF" w14:textId="460DDD54" w:rsidR="007A43D6" w:rsidRDefault="007A43D6" w:rsidP="00BB5F01">
      <w:r w:rsidRPr="007A43D6">
        <w:t>What would break first at 10× scale, and how I would address it</w:t>
      </w:r>
    </w:p>
    <w:p w14:paraId="359EAFC2" w14:textId="62F56B9D" w:rsidR="00BB5F01" w:rsidRPr="00965E1C" w:rsidRDefault="00F24644" w:rsidP="00FF67C7">
      <w:r>
        <w:t>A</w:t>
      </w:r>
      <w:r w:rsidR="00965E1C" w:rsidRPr="00965E1C">
        <w:t>t 10× scale, the queue system would likely become the first bottleneck as more queued listeners increase processing latency. This can be addressed by increasing queue workers, separating workloads into dedicated queues, and monitoring queue health. Database contention may also increase due to frequent updates and logging, which can be improved through indexing and query optimization. If external services become the bottleneck, retry policies, exponential backoff, circuit breakers, and dead-letter queues would improve resilience. For higher write concurrency, repository-level locking or optimistic versioning would be introduced to reduce race conditions while keeping the domain layer independent of persistence concerns.</w:t>
      </w:r>
    </w:p>
    <w:sectPr w:rsidR="00BB5F01" w:rsidRPr="00965E1C" w:rsidSect="00D22B3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4B36"/>
    <w:multiLevelType w:val="hybridMultilevel"/>
    <w:tmpl w:val="BF8C07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8C65113"/>
    <w:multiLevelType w:val="hybridMultilevel"/>
    <w:tmpl w:val="A3D6DB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54592340">
    <w:abstractNumId w:val="1"/>
  </w:num>
  <w:num w:numId="2" w16cid:durableId="10770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3B"/>
    <w:rsid w:val="000428BD"/>
    <w:rsid w:val="00047607"/>
    <w:rsid w:val="000B084E"/>
    <w:rsid w:val="000B5EBD"/>
    <w:rsid w:val="000D0F73"/>
    <w:rsid w:val="00105598"/>
    <w:rsid w:val="00132A12"/>
    <w:rsid w:val="00137609"/>
    <w:rsid w:val="00175CC5"/>
    <w:rsid w:val="001764B7"/>
    <w:rsid w:val="00193DD0"/>
    <w:rsid w:val="001A002A"/>
    <w:rsid w:val="001A1FC6"/>
    <w:rsid w:val="001F10BC"/>
    <w:rsid w:val="00204F09"/>
    <w:rsid w:val="00232A4B"/>
    <w:rsid w:val="00232C18"/>
    <w:rsid w:val="00280181"/>
    <w:rsid w:val="00280C32"/>
    <w:rsid w:val="0028598A"/>
    <w:rsid w:val="002C1B55"/>
    <w:rsid w:val="00306AE9"/>
    <w:rsid w:val="00332351"/>
    <w:rsid w:val="00353FE9"/>
    <w:rsid w:val="003920A8"/>
    <w:rsid w:val="003C3D2F"/>
    <w:rsid w:val="003C7F8A"/>
    <w:rsid w:val="003E7538"/>
    <w:rsid w:val="004129EC"/>
    <w:rsid w:val="0043661E"/>
    <w:rsid w:val="00445539"/>
    <w:rsid w:val="00453B78"/>
    <w:rsid w:val="00454EBE"/>
    <w:rsid w:val="00493EB8"/>
    <w:rsid w:val="004C2082"/>
    <w:rsid w:val="004E1DFA"/>
    <w:rsid w:val="005010F3"/>
    <w:rsid w:val="00501276"/>
    <w:rsid w:val="0052765A"/>
    <w:rsid w:val="005E05DF"/>
    <w:rsid w:val="005E19AF"/>
    <w:rsid w:val="00604D6C"/>
    <w:rsid w:val="00617909"/>
    <w:rsid w:val="0062391D"/>
    <w:rsid w:val="006401AB"/>
    <w:rsid w:val="00672480"/>
    <w:rsid w:val="00675F1C"/>
    <w:rsid w:val="006A6818"/>
    <w:rsid w:val="006F457F"/>
    <w:rsid w:val="00724E9D"/>
    <w:rsid w:val="007503A9"/>
    <w:rsid w:val="007572EA"/>
    <w:rsid w:val="0077096D"/>
    <w:rsid w:val="007868EE"/>
    <w:rsid w:val="0078697A"/>
    <w:rsid w:val="007959F5"/>
    <w:rsid w:val="007A43D6"/>
    <w:rsid w:val="007A560E"/>
    <w:rsid w:val="007B45A7"/>
    <w:rsid w:val="008036DA"/>
    <w:rsid w:val="008330BF"/>
    <w:rsid w:val="0083393A"/>
    <w:rsid w:val="008547AF"/>
    <w:rsid w:val="00882066"/>
    <w:rsid w:val="00891A92"/>
    <w:rsid w:val="008A1359"/>
    <w:rsid w:val="008A6336"/>
    <w:rsid w:val="008E5EE8"/>
    <w:rsid w:val="00907A79"/>
    <w:rsid w:val="00920616"/>
    <w:rsid w:val="00951716"/>
    <w:rsid w:val="00965E1C"/>
    <w:rsid w:val="00972783"/>
    <w:rsid w:val="009B602B"/>
    <w:rsid w:val="009E388B"/>
    <w:rsid w:val="00A11D98"/>
    <w:rsid w:val="00AB4D96"/>
    <w:rsid w:val="00AF76FE"/>
    <w:rsid w:val="00B24968"/>
    <w:rsid w:val="00B426D9"/>
    <w:rsid w:val="00B737A4"/>
    <w:rsid w:val="00B9137F"/>
    <w:rsid w:val="00BB5F01"/>
    <w:rsid w:val="00C00B94"/>
    <w:rsid w:val="00C165AA"/>
    <w:rsid w:val="00C174F8"/>
    <w:rsid w:val="00C854B1"/>
    <w:rsid w:val="00CB0BB0"/>
    <w:rsid w:val="00CC03B9"/>
    <w:rsid w:val="00CF2BFD"/>
    <w:rsid w:val="00CF6DEB"/>
    <w:rsid w:val="00D22B3B"/>
    <w:rsid w:val="00D37D0F"/>
    <w:rsid w:val="00D630F7"/>
    <w:rsid w:val="00DC09D0"/>
    <w:rsid w:val="00DC1CFE"/>
    <w:rsid w:val="00DC2FD3"/>
    <w:rsid w:val="00DD18EA"/>
    <w:rsid w:val="00E0333C"/>
    <w:rsid w:val="00E218F3"/>
    <w:rsid w:val="00E255D2"/>
    <w:rsid w:val="00E35469"/>
    <w:rsid w:val="00E42D7A"/>
    <w:rsid w:val="00E577B0"/>
    <w:rsid w:val="00E61D4D"/>
    <w:rsid w:val="00E81736"/>
    <w:rsid w:val="00EA6FFE"/>
    <w:rsid w:val="00EC2999"/>
    <w:rsid w:val="00EF3BF0"/>
    <w:rsid w:val="00F24644"/>
    <w:rsid w:val="00F761DC"/>
    <w:rsid w:val="00FB506D"/>
    <w:rsid w:val="00FF2032"/>
    <w:rsid w:val="00FF4C07"/>
    <w:rsid w:val="00FF67C7"/>
    <w:rsid w:val="00FF7E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6D41"/>
  <w15:chartTrackingRefBased/>
  <w15:docId w15:val="{CF671983-B629-44F7-ADF9-8E6FDE68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3B"/>
    <w:rPr>
      <w:rFonts w:eastAsiaTheme="majorEastAsia" w:cstheme="majorBidi"/>
      <w:color w:val="272727" w:themeColor="text1" w:themeTint="D8"/>
    </w:rPr>
  </w:style>
  <w:style w:type="paragraph" w:styleId="Title">
    <w:name w:val="Title"/>
    <w:basedOn w:val="Normal"/>
    <w:next w:val="Normal"/>
    <w:link w:val="TitleChar"/>
    <w:uiPriority w:val="10"/>
    <w:qFormat/>
    <w:rsid w:val="00D2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3B"/>
    <w:pPr>
      <w:spacing w:before="160"/>
      <w:jc w:val="center"/>
    </w:pPr>
    <w:rPr>
      <w:i/>
      <w:iCs/>
      <w:color w:val="404040" w:themeColor="text1" w:themeTint="BF"/>
    </w:rPr>
  </w:style>
  <w:style w:type="character" w:customStyle="1" w:styleId="QuoteChar">
    <w:name w:val="Quote Char"/>
    <w:basedOn w:val="DefaultParagraphFont"/>
    <w:link w:val="Quote"/>
    <w:uiPriority w:val="29"/>
    <w:rsid w:val="00D22B3B"/>
    <w:rPr>
      <w:i/>
      <w:iCs/>
      <w:color w:val="404040" w:themeColor="text1" w:themeTint="BF"/>
    </w:rPr>
  </w:style>
  <w:style w:type="paragraph" w:styleId="ListParagraph">
    <w:name w:val="List Paragraph"/>
    <w:basedOn w:val="Normal"/>
    <w:uiPriority w:val="34"/>
    <w:qFormat/>
    <w:rsid w:val="00D22B3B"/>
    <w:pPr>
      <w:ind w:left="720"/>
      <w:contextualSpacing/>
    </w:pPr>
  </w:style>
  <w:style w:type="character" w:styleId="IntenseEmphasis">
    <w:name w:val="Intense Emphasis"/>
    <w:basedOn w:val="DefaultParagraphFont"/>
    <w:uiPriority w:val="21"/>
    <w:qFormat/>
    <w:rsid w:val="00D22B3B"/>
    <w:rPr>
      <w:i/>
      <w:iCs/>
      <w:color w:val="0F4761" w:themeColor="accent1" w:themeShade="BF"/>
    </w:rPr>
  </w:style>
  <w:style w:type="paragraph" w:styleId="IntenseQuote">
    <w:name w:val="Intense Quote"/>
    <w:basedOn w:val="Normal"/>
    <w:next w:val="Normal"/>
    <w:link w:val="IntenseQuoteChar"/>
    <w:uiPriority w:val="30"/>
    <w:qFormat/>
    <w:rsid w:val="00D2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3B"/>
    <w:rPr>
      <w:i/>
      <w:iCs/>
      <w:color w:val="0F4761" w:themeColor="accent1" w:themeShade="BF"/>
    </w:rPr>
  </w:style>
  <w:style w:type="character" w:styleId="IntenseReference">
    <w:name w:val="Intense Reference"/>
    <w:basedOn w:val="DefaultParagraphFont"/>
    <w:uiPriority w:val="32"/>
    <w:qFormat/>
    <w:rsid w:val="00D22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RICOLITO CANTORIAS</dc:creator>
  <cp:keywords/>
  <dc:description/>
  <cp:lastModifiedBy>RICOLITO CANTORIAS</cp:lastModifiedBy>
  <cp:revision>2</cp:revision>
  <dcterms:created xsi:type="dcterms:W3CDTF">2026-08-07T06:10:00Z</dcterms:created>
  <dcterms:modified xsi:type="dcterms:W3CDTF">2026-08-07T06:10:00Z</dcterms:modified>
</cp:coreProperties>
</file>